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30F7" w14:textId="77777777" w:rsidR="00F57D56" w:rsidRDefault="0006476D" w:rsidP="00F57D56">
      <w:pPr>
        <w:rPr>
          <w:color w:val="000000"/>
          <w:lang w:eastAsia="zh-CN"/>
        </w:rPr>
      </w:pPr>
      <w:r w:rsidRPr="00933959">
        <w:rPr>
          <w:rFonts w:hAnsi="MS Mincho" w:hint="eastAsia"/>
          <w:color w:val="000000"/>
          <w:lang w:eastAsia="zh-CN"/>
        </w:rPr>
        <w:t>参考様式第</w:t>
      </w:r>
      <w:r w:rsidR="000D2C14" w:rsidRPr="00933959">
        <w:rPr>
          <w:rFonts w:hAnsi="MS Mincho" w:hint="eastAsia"/>
          <w:color w:val="000000"/>
          <w:lang w:eastAsia="zh-CN"/>
        </w:rPr>
        <w:t>４-</w:t>
      </w:r>
      <w:r w:rsidR="001F2C12">
        <w:rPr>
          <w:rFonts w:hAnsi="MS Mincho" w:hint="eastAsia"/>
          <w:color w:val="000000"/>
        </w:rPr>
        <w:t>８</w:t>
      </w:r>
      <w:r w:rsidR="00F57D56" w:rsidRPr="00933959">
        <w:rPr>
          <w:rFonts w:hAnsi="MS Mincho" w:hint="eastAsia"/>
          <w:color w:val="000000"/>
          <w:lang w:eastAsia="zh-CN"/>
        </w:rPr>
        <w:t>号</w:t>
      </w:r>
      <w:r w:rsidR="00DB27CE">
        <w:rPr>
          <w:rFonts w:hint="eastAsia"/>
          <w:color w:val="000000"/>
          <w:lang w:eastAsia="zh-CN"/>
        </w:rPr>
        <w:t>（</w:t>
      </w:r>
      <w:r w:rsidR="00C253A1">
        <w:rPr>
          <w:rFonts w:hint="eastAsia"/>
          <w:color w:val="000000"/>
          <w:lang w:eastAsia="zh-CN"/>
        </w:rPr>
        <w:t>規則</w:t>
      </w:r>
      <w:r w:rsidR="00DB27CE">
        <w:rPr>
          <w:rFonts w:hint="eastAsia"/>
          <w:color w:val="000000"/>
          <w:lang w:eastAsia="zh-CN"/>
        </w:rPr>
        <w:t>第</w:t>
      </w:r>
      <w:r w:rsidR="004D6082">
        <w:rPr>
          <w:rFonts w:hint="eastAsia"/>
          <w:color w:val="000000"/>
          <w:lang w:eastAsia="zh-CN"/>
        </w:rPr>
        <w:t>54</w:t>
      </w:r>
      <w:r>
        <w:rPr>
          <w:rFonts w:hint="eastAsia"/>
          <w:color w:val="000000"/>
          <w:lang w:eastAsia="zh-CN"/>
        </w:rPr>
        <w:t>条</w:t>
      </w:r>
      <w:r w:rsidR="00B14EA8">
        <w:rPr>
          <w:rFonts w:hint="eastAsia"/>
          <w:color w:val="000000"/>
          <w:lang w:eastAsia="zh-CN"/>
        </w:rPr>
        <w:t>第１項第</w:t>
      </w:r>
      <w:r w:rsidR="00DA29FD">
        <w:rPr>
          <w:rFonts w:hint="eastAsia"/>
          <w:color w:val="000000"/>
          <w:lang w:eastAsia="zh-CN"/>
        </w:rPr>
        <w:t>５</w:t>
      </w:r>
      <w:r w:rsidR="00F57D56" w:rsidRPr="001A0EEE">
        <w:rPr>
          <w:rFonts w:hint="eastAsia"/>
          <w:color w:val="000000"/>
          <w:lang w:eastAsia="zh-CN"/>
        </w:rPr>
        <w:t>号</w:t>
      </w:r>
      <w:r w:rsidR="008140BC">
        <w:rPr>
          <w:rFonts w:hint="eastAsia"/>
          <w:color w:val="000000"/>
          <w:lang w:eastAsia="zh-CN"/>
        </w:rPr>
        <w:t>関係</w:t>
      </w:r>
      <w:r w:rsidR="00B14EA8">
        <w:rPr>
          <w:rFonts w:hint="eastAsia"/>
          <w:color w:val="000000"/>
          <w:lang w:eastAsia="zh-CN"/>
        </w:rPr>
        <w:t>）</w:t>
      </w:r>
      <w:r w:rsidR="000440F7">
        <w:rPr>
          <w:rFonts w:hint="eastAsia"/>
          <w:color w:val="000000"/>
          <w:lang w:eastAsia="zh-CN"/>
        </w:rPr>
        <w:t xml:space="preserve">　　</w:t>
      </w:r>
      <w:r w:rsidR="00C253A1">
        <w:rPr>
          <w:rFonts w:hint="eastAsia"/>
          <w:color w:val="000000"/>
          <w:lang w:eastAsia="zh-CN"/>
        </w:rPr>
        <w:t xml:space="preserve">　　　　　　　　</w:t>
      </w:r>
      <w:r w:rsidR="00F57D56" w:rsidRPr="001A0EEE">
        <w:rPr>
          <w:rFonts w:hint="eastAsia"/>
          <w:color w:val="000000"/>
          <w:lang w:eastAsia="zh-CN"/>
        </w:rPr>
        <w:t xml:space="preserve">　　　　　（日本</w:t>
      </w:r>
      <w:r w:rsidR="003512B2">
        <w:rPr>
          <w:rFonts w:hint="eastAsia"/>
          <w:color w:val="000000"/>
        </w:rPr>
        <w:t>産業</w:t>
      </w:r>
      <w:r w:rsidR="00F57D56" w:rsidRPr="001A0EEE">
        <w:rPr>
          <w:rFonts w:hint="eastAsia"/>
          <w:color w:val="000000"/>
          <w:lang w:eastAsia="zh-CN"/>
        </w:rPr>
        <w:t>規格Ａ列４）</w:t>
      </w:r>
    </w:p>
    <w:p w14:paraId="0FBC77AF" w14:textId="77777777" w:rsidR="005125A3" w:rsidRPr="001A0EEE" w:rsidRDefault="00DA29FD" w:rsidP="00F57D56">
      <w:pPr>
        <w:rPr>
          <w:color w:val="000000"/>
        </w:rPr>
      </w:pPr>
      <w:r>
        <w:rPr>
          <w:rFonts w:hint="eastAsia"/>
          <w:color w:val="000000"/>
        </w:rPr>
        <w:t>Ｄ</w:t>
      </w:r>
    </w:p>
    <w:p w14:paraId="4C48231B" w14:textId="77777777" w:rsidR="00F57D56" w:rsidRPr="008140BC" w:rsidRDefault="00F57D56" w:rsidP="005125A3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067794EF" w14:textId="77777777" w:rsidR="004D1217" w:rsidRDefault="002502A6" w:rsidP="004D1217">
      <w:pPr>
        <w:jc w:val="center"/>
        <w:rPr>
          <w:color w:val="000000"/>
          <w:kern w:val="0"/>
          <w:sz w:val="28"/>
          <w:szCs w:val="28"/>
        </w:rPr>
      </w:pPr>
      <w:r w:rsidRPr="002502A6">
        <w:rPr>
          <w:rFonts w:hint="eastAsia"/>
          <w:spacing w:val="192"/>
          <w:kern w:val="0"/>
          <w:sz w:val="28"/>
          <w:szCs w:val="28"/>
          <w:fitText w:val="5600" w:id="1210325505"/>
        </w:rPr>
        <w:t>入国</w:t>
      </w:r>
      <w:r w:rsidR="004D1217" w:rsidRPr="002502A6">
        <w:rPr>
          <w:rFonts w:hint="eastAsia"/>
          <w:spacing w:val="192"/>
          <w:kern w:val="0"/>
          <w:sz w:val="28"/>
          <w:szCs w:val="28"/>
          <w:fitText w:val="5600" w:id="1210325505"/>
        </w:rPr>
        <w:t>前講習実施記</w:t>
      </w:r>
      <w:r w:rsidR="004D1217" w:rsidRPr="002502A6">
        <w:rPr>
          <w:rFonts w:hint="eastAsia"/>
          <w:spacing w:val="4"/>
          <w:kern w:val="0"/>
          <w:sz w:val="28"/>
          <w:szCs w:val="28"/>
          <w:fitText w:val="5600" w:id="1210325505"/>
        </w:rPr>
        <w:t>録</w:t>
      </w:r>
    </w:p>
    <w:p w14:paraId="34994B4C" w14:textId="77777777" w:rsidR="004D1217" w:rsidRDefault="004D1217" w:rsidP="004D1217">
      <w:pPr>
        <w:jc w:val="center"/>
        <w:rPr>
          <w:sz w:val="22"/>
        </w:rPr>
      </w:pPr>
      <w:r>
        <w:rPr>
          <w:rFonts w:hint="eastAsia"/>
          <w:kern w:val="0"/>
          <w:sz w:val="24"/>
          <w:szCs w:val="28"/>
        </w:rPr>
        <w:t>（実施期間　　　　年　　月　　日から　　　　年　　月　　日まで）</w:t>
      </w:r>
    </w:p>
    <w:p w14:paraId="77EA7E78" w14:textId="77777777" w:rsidR="00BB64EB" w:rsidRPr="004D1217" w:rsidRDefault="00BB64EB" w:rsidP="005125A3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7A02B5F4" w14:textId="77777777" w:rsidR="00F57D56" w:rsidRPr="00AD2E23" w:rsidRDefault="00D75A77" w:rsidP="001B0C20">
      <w:pPr>
        <w:spacing w:line="240" w:lineRule="exact"/>
        <w:jc w:val="right"/>
        <w:rPr>
          <w:sz w:val="24"/>
        </w:rPr>
      </w:pPr>
      <w:r>
        <w:rPr>
          <w:rFonts w:hint="eastAsia"/>
          <w:sz w:val="24"/>
        </w:rPr>
        <w:t xml:space="preserve">　　　</w:t>
      </w:r>
    </w:p>
    <w:p w14:paraId="550B554A" w14:textId="77777777" w:rsidR="001B0C20" w:rsidRPr="00ED0F78" w:rsidRDefault="00EA6E97" w:rsidP="00D75A77">
      <w:pPr>
        <w:spacing w:line="240" w:lineRule="exact"/>
        <w:rPr>
          <w:sz w:val="20"/>
          <w:szCs w:val="20"/>
        </w:rPr>
      </w:pPr>
      <w:r w:rsidRPr="00ED0F78">
        <w:rPr>
          <w:rFonts w:hint="eastAsia"/>
          <w:sz w:val="20"/>
          <w:szCs w:val="20"/>
        </w:rPr>
        <w:t>（</w:t>
      </w:r>
      <w:r w:rsidR="000A7D53" w:rsidRPr="00ED0F78">
        <w:rPr>
          <w:rFonts w:hint="eastAsia"/>
          <w:sz w:val="20"/>
          <w:szCs w:val="20"/>
        </w:rPr>
        <w:t>対象</w:t>
      </w:r>
      <w:r w:rsidR="000D41A7" w:rsidRPr="00ED0F78">
        <w:rPr>
          <w:rFonts w:hint="eastAsia"/>
          <w:sz w:val="20"/>
          <w:szCs w:val="20"/>
        </w:rPr>
        <w:t>：別紙「技能実習生一覧表」の</w:t>
      </w:r>
      <w:r w:rsidR="005F6E5C" w:rsidRPr="00ED0F78">
        <w:rPr>
          <w:rFonts w:hint="eastAsia"/>
          <w:sz w:val="20"/>
          <w:szCs w:val="20"/>
        </w:rPr>
        <w:t>とおり）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2268"/>
        <w:gridCol w:w="1701"/>
        <w:gridCol w:w="1559"/>
        <w:gridCol w:w="1417"/>
      </w:tblGrid>
      <w:tr w:rsidR="00ED0F78" w:rsidRPr="00431E16" w14:paraId="45A9154C" w14:textId="77777777" w:rsidTr="000B1E3A">
        <w:trPr>
          <w:trHeight w:val="397"/>
        </w:trPr>
        <w:tc>
          <w:tcPr>
            <w:tcW w:w="1418" w:type="dxa"/>
            <w:vAlign w:val="center"/>
          </w:tcPr>
          <w:p w14:paraId="2ED3D745" w14:textId="77777777" w:rsidR="00ED0F78" w:rsidRPr="00ED0F78" w:rsidRDefault="00ED0F78" w:rsidP="00431E16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日付</w:t>
            </w:r>
          </w:p>
        </w:tc>
        <w:tc>
          <w:tcPr>
            <w:tcW w:w="1843" w:type="dxa"/>
            <w:vAlign w:val="center"/>
          </w:tcPr>
          <w:p w14:paraId="0FF62E50" w14:textId="77777777" w:rsidR="00ED0F78" w:rsidRPr="00ED0F78" w:rsidRDefault="00ED0F78" w:rsidP="00ED0F78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時間</w:t>
            </w:r>
          </w:p>
        </w:tc>
        <w:tc>
          <w:tcPr>
            <w:tcW w:w="2268" w:type="dxa"/>
            <w:vAlign w:val="center"/>
          </w:tcPr>
          <w:p w14:paraId="725B6809" w14:textId="77777777" w:rsidR="00ED0F78" w:rsidRPr="00ED0F78" w:rsidRDefault="00ED0F78" w:rsidP="008140BC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科目（内容）</w:t>
            </w:r>
          </w:p>
        </w:tc>
        <w:tc>
          <w:tcPr>
            <w:tcW w:w="1701" w:type="dxa"/>
            <w:vAlign w:val="center"/>
          </w:tcPr>
          <w:p w14:paraId="37B30B38" w14:textId="77777777" w:rsidR="00ED0F78" w:rsidRPr="00ED0F78" w:rsidRDefault="00ED0F78" w:rsidP="00ED0F78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講師</w:t>
            </w:r>
          </w:p>
          <w:p w14:paraId="6AC23730" w14:textId="77777777" w:rsidR="00ED0F78" w:rsidRPr="00ED0F78" w:rsidRDefault="00ED0F78" w:rsidP="00ED0F78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（役職・氏名）</w:t>
            </w:r>
          </w:p>
        </w:tc>
        <w:tc>
          <w:tcPr>
            <w:tcW w:w="1559" w:type="dxa"/>
            <w:vAlign w:val="center"/>
          </w:tcPr>
          <w:p w14:paraId="37CC1018" w14:textId="77777777" w:rsidR="00ED0F78" w:rsidRPr="00ED0F78" w:rsidRDefault="00ED0F78" w:rsidP="00ED0F78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ED0F78">
              <w:rPr>
                <w:rFonts w:hint="eastAsia"/>
                <w:sz w:val="20"/>
                <w:szCs w:val="20"/>
              </w:rPr>
              <w:t>実施場所</w:t>
            </w:r>
          </w:p>
        </w:tc>
        <w:tc>
          <w:tcPr>
            <w:tcW w:w="1417" w:type="dxa"/>
            <w:vAlign w:val="center"/>
          </w:tcPr>
          <w:p w14:paraId="2A923286" w14:textId="77777777" w:rsidR="00ED0F78" w:rsidRPr="00ED0F78" w:rsidRDefault="00ED0F78" w:rsidP="00ED0F78">
            <w:pPr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</w:tr>
      <w:tr w:rsidR="00ED0F78" w:rsidRPr="00431E16" w14:paraId="27C25DE0" w14:textId="77777777" w:rsidTr="000B1E3A">
        <w:trPr>
          <w:trHeight w:val="567"/>
        </w:trPr>
        <w:tc>
          <w:tcPr>
            <w:tcW w:w="1418" w:type="dxa"/>
            <w:vAlign w:val="center"/>
          </w:tcPr>
          <w:p w14:paraId="02A2DD8E" w14:textId="3867AA7D" w:rsidR="00ED0F78" w:rsidRPr="00ED0F78" w:rsidRDefault="006E5812" w:rsidP="006E5812">
            <w:pPr>
              <w:spacing w:line="240" w:lineRule="exact"/>
              <w:jc w:val="center"/>
              <w:rPr>
                <w:sz w:val="20"/>
                <w:szCs w:val="20"/>
              </w:rPr>
            </w:pPr>
            <w:ins w:id="0" w:author="WINDOWS" w:date="2026-01-30T15:27:00Z">
              <w:r w:rsidRPr="006E5812">
                <w:rPr>
                  <w:sz w:val="20"/>
                  <w:szCs w:val="20"/>
                </w:rPr>
                <w:t>${</w:t>
              </w:r>
              <w:proofErr w:type="spellStart"/>
              <w:r w:rsidRPr="006E5812">
                <w:rPr>
                  <w:sz w:val="20"/>
                  <w:szCs w:val="20"/>
                </w:rPr>
                <w:t>tgl</w:t>
              </w:r>
              <w:proofErr w:type="spellEnd"/>
              <w:r w:rsidRPr="006E5812">
                <w:rPr>
                  <w:sz w:val="20"/>
                  <w:szCs w:val="20"/>
                </w:rPr>
                <w:t>}</w:t>
              </w:r>
            </w:ins>
            <w:del w:id="1" w:author="WINDOWS" w:date="2026-01-30T15:27:00Z" w16du:dateUtc="2026-01-30T08:27:00Z">
              <w:r w:rsidR="00ED0F78" w:rsidRPr="00ED0F78" w:rsidDel="006E5812">
                <w:rPr>
                  <w:rFonts w:hint="eastAsia"/>
                  <w:sz w:val="20"/>
                  <w:szCs w:val="20"/>
                </w:rPr>
                <w:delText>/  /</w:delText>
              </w:r>
            </w:del>
          </w:p>
        </w:tc>
        <w:tc>
          <w:tcPr>
            <w:tcW w:w="1843" w:type="dxa"/>
            <w:vAlign w:val="center"/>
          </w:tcPr>
          <w:p w14:paraId="3D1A3500" w14:textId="76305E4A" w:rsidR="00ED0F78" w:rsidRPr="00ED0F78" w:rsidRDefault="006E5812" w:rsidP="006E5812">
            <w:pPr>
              <w:spacing w:line="240" w:lineRule="exact"/>
              <w:jc w:val="center"/>
              <w:rPr>
                <w:sz w:val="20"/>
                <w:szCs w:val="20"/>
              </w:rPr>
            </w:pPr>
            <w:ins w:id="2" w:author="WINDOWS" w:date="2026-01-30T15:28:00Z">
              <w:r w:rsidRPr="006E5812">
                <w:rPr>
                  <w:sz w:val="20"/>
                  <w:szCs w:val="20"/>
                </w:rPr>
                <w:t>${jam}</w:t>
              </w:r>
            </w:ins>
            <w:del w:id="3" w:author="WINDOWS" w:date="2026-01-30T15:28:00Z" w16du:dateUtc="2026-01-30T08:28:00Z">
              <w:r w:rsidR="00ED0F78" w:rsidDel="006E5812">
                <w:rPr>
                  <w:rFonts w:hint="eastAsia"/>
                  <w:sz w:val="20"/>
                  <w:szCs w:val="20"/>
                </w:rPr>
                <w:delText xml:space="preserve">:   </w:delText>
              </w:r>
              <w:r w:rsidR="00ED0F78" w:rsidRPr="00ED0F78" w:rsidDel="006E5812">
                <w:rPr>
                  <w:rFonts w:hint="eastAsia"/>
                  <w:sz w:val="20"/>
                  <w:szCs w:val="20"/>
                </w:rPr>
                <w:delText>～</w:delText>
              </w:r>
              <w:r w:rsidR="00ED0F78" w:rsidDel="006E5812">
                <w:rPr>
                  <w:rFonts w:hint="eastAsia"/>
                  <w:sz w:val="20"/>
                  <w:szCs w:val="20"/>
                </w:rPr>
                <w:delText xml:space="preserve">   </w:delText>
              </w:r>
              <w:r w:rsidR="00ED0F78" w:rsidRPr="00ED0F78" w:rsidDel="006E5812">
                <w:rPr>
                  <w:rFonts w:hint="eastAsia"/>
                  <w:sz w:val="20"/>
                  <w:szCs w:val="20"/>
                </w:rPr>
                <w:delText>：</w:delText>
              </w:r>
            </w:del>
          </w:p>
        </w:tc>
        <w:tc>
          <w:tcPr>
            <w:tcW w:w="2268" w:type="dxa"/>
            <w:vAlign w:val="center"/>
          </w:tcPr>
          <w:p w14:paraId="3170257B" w14:textId="4DC16FE3" w:rsidR="00ED0F78" w:rsidRPr="00ED0F78" w:rsidRDefault="006E5812" w:rsidP="006E5812">
            <w:pPr>
              <w:spacing w:line="240" w:lineRule="exact"/>
              <w:jc w:val="center"/>
              <w:rPr>
                <w:sz w:val="20"/>
                <w:szCs w:val="20"/>
              </w:rPr>
            </w:pPr>
            <w:ins w:id="4" w:author="WINDOWS" w:date="2026-01-30T15:28:00Z">
              <w:r w:rsidRPr="006E5812">
                <w:rPr>
                  <w:sz w:val="20"/>
                  <w:szCs w:val="20"/>
                </w:rPr>
                <w:t>${item}</w:t>
              </w:r>
            </w:ins>
          </w:p>
        </w:tc>
        <w:tc>
          <w:tcPr>
            <w:tcW w:w="1701" w:type="dxa"/>
            <w:vAlign w:val="center"/>
          </w:tcPr>
          <w:p w14:paraId="365AC06B" w14:textId="4F9E9B37" w:rsidR="00ED0F78" w:rsidRPr="00431E16" w:rsidRDefault="006E5812" w:rsidP="006E5812">
            <w:pPr>
              <w:spacing w:line="240" w:lineRule="exact"/>
              <w:jc w:val="center"/>
              <w:rPr>
                <w:sz w:val="24"/>
              </w:rPr>
            </w:pPr>
            <w:ins w:id="5" w:author="WINDOWS" w:date="2026-01-30T15:28:00Z">
              <w:r w:rsidRPr="006E5812">
                <w:rPr>
                  <w:sz w:val="24"/>
                </w:rPr>
                <w:t>${guru}</w:t>
              </w:r>
            </w:ins>
          </w:p>
        </w:tc>
        <w:tc>
          <w:tcPr>
            <w:tcW w:w="1559" w:type="dxa"/>
            <w:vAlign w:val="center"/>
          </w:tcPr>
          <w:p w14:paraId="52948F74" w14:textId="3209B3EF" w:rsidR="00ED0F78" w:rsidRPr="00431E16" w:rsidRDefault="006E5812" w:rsidP="006E5812">
            <w:pPr>
              <w:spacing w:line="240" w:lineRule="exact"/>
              <w:jc w:val="center"/>
              <w:rPr>
                <w:sz w:val="24"/>
              </w:rPr>
            </w:pPr>
            <w:ins w:id="6" w:author="WINDOWS" w:date="2026-01-30T15:28:00Z">
              <w:r w:rsidRPr="006E5812">
                <w:rPr>
                  <w:sz w:val="24"/>
                </w:rPr>
                <w:t>${</w:t>
              </w:r>
              <w:proofErr w:type="spellStart"/>
              <w:r w:rsidRPr="006E5812">
                <w:rPr>
                  <w:sz w:val="24"/>
                </w:rPr>
                <w:t>lokasi</w:t>
              </w:r>
              <w:proofErr w:type="spellEnd"/>
              <w:r w:rsidRPr="006E5812">
                <w:rPr>
                  <w:sz w:val="24"/>
                </w:rPr>
                <w:t>}</w:t>
              </w:r>
            </w:ins>
          </w:p>
        </w:tc>
        <w:tc>
          <w:tcPr>
            <w:tcW w:w="1417" w:type="dxa"/>
            <w:vAlign w:val="center"/>
          </w:tcPr>
          <w:p w14:paraId="28503307" w14:textId="77777777" w:rsidR="00ED0F78" w:rsidRPr="00431E16" w:rsidRDefault="00ED0F78" w:rsidP="006E5812">
            <w:pPr>
              <w:spacing w:line="240" w:lineRule="exact"/>
              <w:jc w:val="center"/>
              <w:rPr>
                <w:sz w:val="24"/>
              </w:rPr>
            </w:pPr>
          </w:p>
        </w:tc>
      </w:tr>
    </w:tbl>
    <w:p w14:paraId="7DBE6D6A" w14:textId="77777777" w:rsidR="004D1217" w:rsidRPr="00DD0CC6" w:rsidRDefault="004D1217" w:rsidP="00034A8A">
      <w:pPr>
        <w:spacing w:beforeLines="50" w:before="189" w:line="240" w:lineRule="exact"/>
        <w:rPr>
          <w:sz w:val="20"/>
        </w:rPr>
      </w:pPr>
      <w:r w:rsidRPr="00DD0CC6">
        <w:rPr>
          <w:rFonts w:hint="eastAsia"/>
          <w:sz w:val="20"/>
        </w:rPr>
        <w:t>（注意）</w:t>
      </w:r>
    </w:p>
    <w:p w14:paraId="0D78666F" w14:textId="77777777" w:rsidR="004D1217" w:rsidRDefault="004D1217" w:rsidP="004D1217">
      <w:pPr>
        <w:spacing w:line="240" w:lineRule="exact"/>
        <w:ind w:leftChars="100" w:left="410" w:hangingChars="100" w:hanging="200"/>
        <w:rPr>
          <w:sz w:val="20"/>
          <w:szCs w:val="20"/>
        </w:rPr>
      </w:pPr>
      <w:r w:rsidRPr="00705F46">
        <w:rPr>
          <w:rFonts w:hint="eastAsia"/>
          <w:sz w:val="20"/>
          <w:szCs w:val="20"/>
        </w:rPr>
        <w:t>技能実習生ごとに</w:t>
      </w:r>
      <w:r w:rsidR="002502A6">
        <w:rPr>
          <w:rFonts w:hint="eastAsia"/>
          <w:sz w:val="20"/>
          <w:szCs w:val="20"/>
        </w:rPr>
        <w:t>入国</w:t>
      </w:r>
      <w:r>
        <w:rPr>
          <w:rFonts w:hint="eastAsia"/>
          <w:sz w:val="20"/>
          <w:szCs w:val="20"/>
        </w:rPr>
        <w:t>前</w:t>
      </w:r>
      <w:r w:rsidRPr="00705F46">
        <w:rPr>
          <w:rFonts w:hint="eastAsia"/>
          <w:sz w:val="20"/>
          <w:szCs w:val="20"/>
        </w:rPr>
        <w:t>講習の開始日</w:t>
      </w:r>
      <w:r>
        <w:rPr>
          <w:rFonts w:hint="eastAsia"/>
          <w:sz w:val="20"/>
          <w:szCs w:val="20"/>
        </w:rPr>
        <w:t>、内容等が</w:t>
      </w:r>
      <w:r w:rsidRPr="00705F46">
        <w:rPr>
          <w:rFonts w:hint="eastAsia"/>
          <w:sz w:val="20"/>
          <w:szCs w:val="20"/>
        </w:rPr>
        <w:t>異</w:t>
      </w:r>
      <w:r>
        <w:rPr>
          <w:rFonts w:hint="eastAsia"/>
          <w:sz w:val="20"/>
          <w:szCs w:val="20"/>
        </w:rPr>
        <w:t>なる</w:t>
      </w:r>
      <w:r w:rsidRPr="00705F46">
        <w:rPr>
          <w:rFonts w:hint="eastAsia"/>
          <w:sz w:val="20"/>
          <w:szCs w:val="20"/>
        </w:rPr>
        <w:t>場合は分けて作成すること。</w:t>
      </w:r>
    </w:p>
    <w:p w14:paraId="5EFE6B97" w14:textId="77777777" w:rsidR="001B0C20" w:rsidRPr="004D1217" w:rsidRDefault="001B0C20" w:rsidP="00D75A77">
      <w:pPr>
        <w:spacing w:line="240" w:lineRule="exact"/>
        <w:rPr>
          <w:sz w:val="24"/>
        </w:rPr>
      </w:pPr>
    </w:p>
    <w:p w14:paraId="617273B1" w14:textId="77777777" w:rsidR="008140BC" w:rsidRDefault="008140BC" w:rsidP="008140BC">
      <w:pPr>
        <w:spacing w:line="240" w:lineRule="exact"/>
        <w:ind w:firstLineChars="3300" w:firstLine="7920"/>
        <w:rPr>
          <w:sz w:val="24"/>
        </w:rPr>
      </w:pPr>
      <w:r>
        <w:rPr>
          <w:rFonts w:hint="eastAsia"/>
          <w:sz w:val="24"/>
        </w:rPr>
        <w:t>年</w:t>
      </w:r>
      <w:r w:rsidR="00F37300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　月</w:t>
      </w:r>
      <w:r w:rsidR="00F37300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　日</w:t>
      </w:r>
    </w:p>
    <w:p w14:paraId="7ECD4675" w14:textId="77777777" w:rsidR="008140BC" w:rsidRDefault="008140BC" w:rsidP="000440F7">
      <w:pPr>
        <w:spacing w:line="240" w:lineRule="exact"/>
        <w:rPr>
          <w:sz w:val="24"/>
        </w:rPr>
      </w:pPr>
    </w:p>
    <w:p w14:paraId="2414EBB2" w14:textId="77777777" w:rsidR="008140BC" w:rsidRPr="001B0C20" w:rsidRDefault="00D90DDD" w:rsidP="000B1E3A">
      <w:pPr>
        <w:spacing w:line="240" w:lineRule="exact"/>
        <w:ind w:firstLineChars="1500" w:firstLine="3600"/>
        <w:rPr>
          <w:sz w:val="24"/>
        </w:rPr>
      </w:pPr>
      <w:r>
        <w:rPr>
          <w:rFonts w:hint="eastAsia"/>
          <w:sz w:val="24"/>
        </w:rPr>
        <w:t>監理団体の</w:t>
      </w:r>
      <w:r w:rsidR="008140BC">
        <w:rPr>
          <w:rFonts w:hint="eastAsia"/>
          <w:sz w:val="24"/>
        </w:rPr>
        <w:t>名称</w:t>
      </w:r>
    </w:p>
    <w:p w14:paraId="76899D51" w14:textId="37EACED7" w:rsidR="007A0792" w:rsidRDefault="00CA3316" w:rsidP="00F83F83">
      <w:pPr>
        <w:spacing w:beforeLines="50" w:before="189" w:afterLines="50" w:after="189" w:line="240" w:lineRule="exact"/>
        <w:jc w:val="left"/>
        <w:rPr>
          <w:ins w:id="7" w:author="WINDOWS" w:date="2026-01-30T15:22:00Z" w16du:dateUtc="2026-01-30T08:22:00Z"/>
          <w:sz w:val="24"/>
        </w:rPr>
      </w:pPr>
      <w:r>
        <w:rPr>
          <w:rFonts w:hint="eastAsia"/>
          <w:sz w:val="24"/>
        </w:rPr>
        <w:t xml:space="preserve">　　　　　　　　　　　</w:t>
      </w:r>
      <w:r w:rsidR="008140BC">
        <w:rPr>
          <w:rFonts w:hint="eastAsia"/>
          <w:sz w:val="24"/>
        </w:rPr>
        <w:t xml:space="preserve">　</w:t>
      </w:r>
      <w:r w:rsidR="00D90DDD">
        <w:rPr>
          <w:rFonts w:hint="eastAsia"/>
          <w:sz w:val="24"/>
        </w:rPr>
        <w:t xml:space="preserve">　　　監理</w:t>
      </w:r>
      <w:r w:rsidR="00B97010">
        <w:rPr>
          <w:rFonts w:hint="eastAsia"/>
          <w:sz w:val="24"/>
        </w:rPr>
        <w:t>責任者</w:t>
      </w:r>
      <w:r w:rsidR="002C19CF">
        <w:rPr>
          <w:rFonts w:hint="eastAsia"/>
          <w:sz w:val="24"/>
        </w:rPr>
        <w:t>の</w:t>
      </w:r>
      <w:r w:rsidR="00F37300">
        <w:rPr>
          <w:rFonts w:hint="eastAsia"/>
          <w:sz w:val="24"/>
        </w:rPr>
        <w:t>氏名</w:t>
      </w:r>
      <w:r w:rsidR="008140BC">
        <w:rPr>
          <w:rFonts w:hint="eastAsia"/>
          <w:sz w:val="24"/>
        </w:rPr>
        <w:t xml:space="preserve">　　　　</w:t>
      </w:r>
      <w:r w:rsidR="00D90DDD"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　</w:t>
      </w:r>
      <w:r w:rsidR="000B1E3A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　　　　　</w:t>
      </w:r>
      <w:r w:rsidR="00F57D56">
        <w:rPr>
          <w:rFonts w:hint="eastAsia"/>
          <w:sz w:val="24"/>
        </w:rPr>
        <w:t xml:space="preserve">　　</w:t>
      </w:r>
      <w:r w:rsidR="000B1E3A">
        <w:rPr>
          <w:rFonts w:hint="eastAsia"/>
          <w:sz w:val="24"/>
        </w:rPr>
        <w:t xml:space="preserve">　</w:t>
      </w:r>
      <w:r w:rsidR="00F57D56">
        <w:rPr>
          <w:sz w:val="24"/>
        </w:rPr>
        <w:fldChar w:fldCharType="begin"/>
      </w:r>
      <w:r w:rsidR="00F57D56">
        <w:rPr>
          <w:sz w:val="24"/>
        </w:rPr>
        <w:instrText xml:space="preserve"> </w:instrText>
      </w:r>
      <w:r w:rsidR="00F57D56">
        <w:rPr>
          <w:rFonts w:hint="eastAsia"/>
          <w:sz w:val="24"/>
        </w:rPr>
        <w:instrText>eq \o\ac(</w:instrText>
      </w:r>
      <w:r w:rsidR="00F57D56" w:rsidRPr="00672207">
        <w:rPr>
          <w:rFonts w:hint="eastAsia"/>
          <w:position w:val="-4"/>
          <w:sz w:val="36"/>
        </w:rPr>
        <w:instrText>○</w:instrText>
      </w:r>
      <w:r w:rsidR="00F57D56">
        <w:rPr>
          <w:rFonts w:hint="eastAsia"/>
          <w:sz w:val="24"/>
        </w:rPr>
        <w:instrText>,印)</w:instrText>
      </w:r>
      <w:r w:rsidR="00F57D56">
        <w:rPr>
          <w:sz w:val="24"/>
        </w:rPr>
        <w:fldChar w:fldCharType="end"/>
      </w:r>
    </w:p>
    <w:p w14:paraId="1E1505C3" w14:textId="592E52D2" w:rsidR="007A0792" w:rsidRDefault="007A0792" w:rsidP="00F83F83">
      <w:pPr>
        <w:spacing w:beforeLines="50" w:before="189" w:afterLines="50" w:after="189" w:line="240" w:lineRule="exact"/>
        <w:jc w:val="left"/>
        <w:rPr>
          <w:ins w:id="8" w:author="WINDOWS" w:date="2026-01-30T15:22:00Z" w16du:dateUtc="2026-01-30T08:22:00Z"/>
          <w:sz w:val="24"/>
        </w:rPr>
      </w:pPr>
    </w:p>
    <w:p w14:paraId="612C3AD9" w14:textId="77777777" w:rsidR="007A0792" w:rsidRDefault="007A0792">
      <w:pPr>
        <w:widowControl/>
        <w:jc w:val="left"/>
        <w:rPr>
          <w:ins w:id="9" w:author="WINDOWS" w:date="2026-01-30T15:22:00Z" w16du:dateUtc="2026-01-30T08:22:00Z"/>
          <w:sz w:val="24"/>
        </w:rPr>
      </w:pPr>
      <w:ins w:id="10" w:author="WINDOWS" w:date="2026-01-30T15:22:00Z" w16du:dateUtc="2026-01-30T08:22:00Z">
        <w:r>
          <w:rPr>
            <w:sz w:val="24"/>
          </w:rPr>
          <w:br w:type="page"/>
        </w:r>
      </w:ins>
    </w:p>
    <w:p w14:paraId="709F96F4" w14:textId="3459F8AE" w:rsidR="007A0792" w:rsidDel="007A0792" w:rsidRDefault="007A0792" w:rsidP="00F83F83">
      <w:pPr>
        <w:spacing w:beforeLines="50" w:before="189" w:afterLines="50" w:after="189" w:line="240" w:lineRule="exact"/>
        <w:jc w:val="left"/>
        <w:rPr>
          <w:del w:id="11" w:author="WINDOWS" w:date="2026-01-30T15:22:00Z" w16du:dateUtc="2026-01-30T08:22:00Z"/>
          <w:sz w:val="24"/>
        </w:rPr>
      </w:pPr>
    </w:p>
    <w:p w14:paraId="6C0A140F" w14:textId="77777777" w:rsidR="003239AC" w:rsidRPr="003239AC" w:rsidRDefault="003239AC" w:rsidP="003239AC">
      <w:pPr>
        <w:rPr>
          <w:color w:val="000000"/>
          <w:szCs w:val="21"/>
          <w:lang w:eastAsia="zh-CN"/>
        </w:rPr>
      </w:pPr>
      <w:r w:rsidRPr="00933959">
        <w:rPr>
          <w:rFonts w:hAnsi="MS Mincho" w:hint="eastAsia"/>
          <w:color w:val="000000"/>
          <w:szCs w:val="21"/>
          <w:lang w:eastAsia="zh-CN"/>
        </w:rPr>
        <w:t>参考様式第</w:t>
      </w:r>
      <w:r w:rsidR="000D2C14" w:rsidRPr="00933959">
        <w:rPr>
          <w:rFonts w:hAnsi="MS Mincho" w:hint="eastAsia"/>
          <w:color w:val="000000"/>
          <w:szCs w:val="21"/>
          <w:lang w:eastAsia="zh-CN"/>
        </w:rPr>
        <w:t>４-</w:t>
      </w:r>
      <w:r w:rsidR="00C4510F">
        <w:rPr>
          <w:rFonts w:hAnsi="MS Mincho" w:hint="eastAsia"/>
          <w:color w:val="000000"/>
          <w:szCs w:val="21"/>
        </w:rPr>
        <w:t>８</w:t>
      </w:r>
      <w:r w:rsidRPr="00933959">
        <w:rPr>
          <w:rFonts w:hAnsi="MS Mincho" w:hint="eastAsia"/>
          <w:color w:val="000000"/>
          <w:szCs w:val="21"/>
          <w:lang w:eastAsia="zh-CN"/>
        </w:rPr>
        <w:t>号</w:t>
      </w:r>
      <w:r w:rsidR="00034A8A">
        <w:rPr>
          <w:rFonts w:hAnsi="MS Mincho" w:hint="eastAsia"/>
          <w:color w:val="000000"/>
          <w:szCs w:val="21"/>
        </w:rPr>
        <w:t>別紙</w:t>
      </w:r>
      <w:r w:rsidRPr="003239AC">
        <w:rPr>
          <w:rFonts w:hint="eastAsia"/>
          <w:color w:val="000000"/>
          <w:szCs w:val="21"/>
          <w:lang w:eastAsia="zh-CN"/>
        </w:rPr>
        <w:t>（</w:t>
      </w:r>
      <w:r w:rsidR="00C253A1">
        <w:rPr>
          <w:rFonts w:hint="eastAsia"/>
          <w:color w:val="000000"/>
          <w:szCs w:val="21"/>
          <w:lang w:eastAsia="zh-CN"/>
        </w:rPr>
        <w:t>規則</w:t>
      </w:r>
      <w:r w:rsidRPr="003239AC">
        <w:rPr>
          <w:rFonts w:hint="eastAsia"/>
          <w:color w:val="000000"/>
          <w:szCs w:val="21"/>
          <w:lang w:eastAsia="zh-CN"/>
        </w:rPr>
        <w:t>第</w:t>
      </w:r>
      <w:r w:rsidR="004D6082">
        <w:rPr>
          <w:rFonts w:hint="eastAsia"/>
          <w:color w:val="000000"/>
          <w:szCs w:val="21"/>
          <w:lang w:eastAsia="zh-CN"/>
        </w:rPr>
        <w:t>54</w:t>
      </w:r>
      <w:r w:rsidR="00C253A1">
        <w:rPr>
          <w:rFonts w:hint="eastAsia"/>
          <w:color w:val="000000"/>
          <w:szCs w:val="21"/>
          <w:lang w:eastAsia="zh-CN"/>
        </w:rPr>
        <w:t xml:space="preserve">条第１項第５号関係）　　　　　　</w:t>
      </w:r>
      <w:r w:rsidRPr="003239AC">
        <w:rPr>
          <w:rFonts w:hint="eastAsia"/>
          <w:color w:val="000000"/>
          <w:szCs w:val="21"/>
          <w:lang w:eastAsia="zh-CN"/>
        </w:rPr>
        <w:t xml:space="preserve">　　　　　　　（日本</w:t>
      </w:r>
      <w:r w:rsidR="005553C4">
        <w:rPr>
          <w:rFonts w:hint="eastAsia"/>
          <w:color w:val="000000"/>
          <w:szCs w:val="21"/>
        </w:rPr>
        <w:t>産業</w:t>
      </w:r>
      <w:r w:rsidRPr="003239AC">
        <w:rPr>
          <w:rFonts w:hint="eastAsia"/>
          <w:color w:val="000000"/>
          <w:szCs w:val="21"/>
          <w:lang w:eastAsia="zh-CN"/>
        </w:rPr>
        <w:t>規格Ａ列４）</w:t>
      </w:r>
    </w:p>
    <w:p w14:paraId="59B06754" w14:textId="77777777" w:rsidR="004D1217" w:rsidRPr="003239AC" w:rsidRDefault="003239AC" w:rsidP="003239AC">
      <w:pPr>
        <w:rPr>
          <w:szCs w:val="21"/>
        </w:rPr>
      </w:pPr>
      <w:r w:rsidRPr="003239AC">
        <w:rPr>
          <w:rFonts w:hint="eastAsia"/>
          <w:color w:val="000000"/>
          <w:szCs w:val="21"/>
        </w:rPr>
        <w:t xml:space="preserve">Ｄ　　　　　　　　　　　　　　</w:t>
      </w:r>
      <w:r w:rsidR="00332237">
        <w:rPr>
          <w:rFonts w:hint="eastAsia"/>
          <w:color w:val="000000"/>
          <w:szCs w:val="21"/>
        </w:rPr>
        <w:t xml:space="preserve">　</w:t>
      </w:r>
      <w:r w:rsidRPr="003239AC">
        <w:rPr>
          <w:rFonts w:hint="eastAsia"/>
          <w:color w:val="000000"/>
          <w:szCs w:val="21"/>
        </w:rPr>
        <w:t xml:space="preserve">　　　　　　　　　　　　　　　　　　</w:t>
      </w:r>
      <w:r>
        <w:rPr>
          <w:rFonts w:hint="eastAsia"/>
          <w:color w:val="000000"/>
          <w:szCs w:val="21"/>
        </w:rPr>
        <w:t xml:space="preserve">　</w:t>
      </w:r>
      <w:r w:rsidRPr="003239AC">
        <w:rPr>
          <w:rFonts w:hint="eastAsia"/>
          <w:color w:val="000000"/>
          <w:szCs w:val="21"/>
        </w:rPr>
        <w:t xml:space="preserve">　</w:t>
      </w:r>
      <w:r w:rsidR="002502A6" w:rsidRPr="003239AC">
        <w:rPr>
          <w:rFonts w:hint="eastAsia"/>
          <w:szCs w:val="21"/>
        </w:rPr>
        <w:t>（入国前講習実施記録</w:t>
      </w:r>
      <w:r w:rsidR="004D1217" w:rsidRPr="003239AC">
        <w:rPr>
          <w:rFonts w:hint="eastAsia"/>
          <w:szCs w:val="21"/>
        </w:rPr>
        <w:t>別紙</w:t>
      </w:r>
      <w:r w:rsidR="002502A6" w:rsidRPr="003239AC">
        <w:rPr>
          <w:rFonts w:hint="eastAsia"/>
          <w:szCs w:val="21"/>
        </w:rPr>
        <w:t>）</w:t>
      </w:r>
    </w:p>
    <w:p w14:paraId="5F78E04C" w14:textId="77777777" w:rsidR="002502A6" w:rsidRPr="002502A6" w:rsidRDefault="002502A6" w:rsidP="002F76D9">
      <w:pPr>
        <w:jc w:val="right"/>
        <w:rPr>
          <w:kern w:val="0"/>
          <w:sz w:val="28"/>
          <w:szCs w:val="28"/>
        </w:rPr>
      </w:pPr>
    </w:p>
    <w:p w14:paraId="3B41BB32" w14:textId="5FFC9F92" w:rsidR="004D1217" w:rsidRDefault="004D1217" w:rsidP="004D1217">
      <w:pPr>
        <w:jc w:val="center"/>
        <w:rPr>
          <w:kern w:val="0"/>
          <w:sz w:val="28"/>
          <w:szCs w:val="28"/>
        </w:rPr>
      </w:pPr>
      <w:r w:rsidRPr="004D1217">
        <w:rPr>
          <w:rFonts w:hint="eastAsia"/>
          <w:spacing w:val="240"/>
          <w:kern w:val="0"/>
          <w:sz w:val="28"/>
          <w:szCs w:val="28"/>
          <w:fitText w:val="5600" w:id="1210326016"/>
        </w:rPr>
        <w:t>技能実習生一覧</w:t>
      </w:r>
      <w:r w:rsidRPr="004D1217">
        <w:rPr>
          <w:rFonts w:hint="eastAsia"/>
          <w:kern w:val="0"/>
          <w:sz w:val="28"/>
          <w:szCs w:val="28"/>
          <w:fitText w:val="5600" w:id="1210326016"/>
        </w:rPr>
        <w:t>表</w:t>
      </w:r>
    </w:p>
    <w:p w14:paraId="63B7431B" w14:textId="77777777" w:rsidR="004D1217" w:rsidRDefault="004D1217" w:rsidP="004D1217">
      <w:pPr>
        <w:jc w:val="center"/>
        <w:rPr>
          <w:kern w:val="0"/>
          <w:sz w:val="28"/>
          <w:szCs w:val="28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0"/>
        <w:gridCol w:w="1418"/>
        <w:gridCol w:w="4819"/>
      </w:tblGrid>
      <w:tr w:rsidR="00E15DEA" w:rsidRPr="00431E16" w14:paraId="1515D5CC" w14:textId="77777777" w:rsidTr="008C34D4">
        <w:trPr>
          <w:trHeight w:val="315"/>
        </w:trPr>
        <w:tc>
          <w:tcPr>
            <w:tcW w:w="709" w:type="dxa"/>
            <w:vAlign w:val="center"/>
          </w:tcPr>
          <w:p w14:paraId="089649C4" w14:textId="77777777" w:rsidR="00E15DEA" w:rsidRPr="004C7A74" w:rsidRDefault="00E15DEA" w:rsidP="008C34D4">
            <w:pPr>
              <w:spacing w:line="240" w:lineRule="exact"/>
              <w:jc w:val="center"/>
              <w:rPr>
                <w:sz w:val="18"/>
                <w:szCs w:val="18"/>
              </w:rPr>
            </w:pPr>
            <w:r w:rsidRPr="004C7A74">
              <w:rPr>
                <w:rFonts w:hint="eastAsia"/>
                <w:sz w:val="18"/>
                <w:szCs w:val="18"/>
              </w:rPr>
              <w:t>番号</w:t>
            </w:r>
          </w:p>
        </w:tc>
        <w:tc>
          <w:tcPr>
            <w:tcW w:w="3260" w:type="dxa"/>
            <w:vAlign w:val="center"/>
          </w:tcPr>
          <w:p w14:paraId="08988759" w14:textId="77777777" w:rsidR="00E15DEA" w:rsidRPr="004C7A74" w:rsidRDefault="00E15DEA" w:rsidP="00CF5768">
            <w:pPr>
              <w:spacing w:line="240" w:lineRule="exact"/>
              <w:jc w:val="center"/>
              <w:rPr>
                <w:sz w:val="18"/>
                <w:szCs w:val="18"/>
              </w:rPr>
            </w:pPr>
            <w:r w:rsidRPr="004C7A74">
              <w:rPr>
                <w:rFonts w:hint="eastAsia"/>
                <w:sz w:val="18"/>
                <w:szCs w:val="18"/>
              </w:rPr>
              <w:t>技能実習生氏名</w:t>
            </w:r>
          </w:p>
        </w:tc>
        <w:tc>
          <w:tcPr>
            <w:tcW w:w="1418" w:type="dxa"/>
            <w:vAlign w:val="center"/>
          </w:tcPr>
          <w:p w14:paraId="5E8D1C13" w14:textId="77777777" w:rsidR="00E15DEA" w:rsidRPr="004C7A74" w:rsidRDefault="00E15DEA" w:rsidP="008C34D4">
            <w:pPr>
              <w:spacing w:line="240" w:lineRule="exact"/>
              <w:jc w:val="center"/>
              <w:rPr>
                <w:sz w:val="18"/>
                <w:szCs w:val="18"/>
              </w:rPr>
            </w:pPr>
            <w:r w:rsidRPr="004C7A74">
              <w:rPr>
                <w:rFonts w:hint="eastAsia"/>
                <w:sz w:val="18"/>
                <w:szCs w:val="18"/>
              </w:rPr>
              <w:t>入国日</w:t>
            </w:r>
          </w:p>
        </w:tc>
        <w:tc>
          <w:tcPr>
            <w:tcW w:w="4819" w:type="dxa"/>
            <w:vAlign w:val="center"/>
          </w:tcPr>
          <w:p w14:paraId="667AEE53" w14:textId="77777777" w:rsidR="00E15DEA" w:rsidRPr="004C7A74" w:rsidRDefault="00E15DEA" w:rsidP="008C34D4">
            <w:pPr>
              <w:spacing w:line="240" w:lineRule="exact"/>
              <w:jc w:val="center"/>
              <w:rPr>
                <w:sz w:val="18"/>
                <w:szCs w:val="18"/>
              </w:rPr>
            </w:pPr>
            <w:r w:rsidRPr="004C7A74">
              <w:rPr>
                <w:rFonts w:hint="eastAsia"/>
                <w:sz w:val="18"/>
                <w:szCs w:val="18"/>
              </w:rPr>
              <w:t>備考</w:t>
            </w:r>
          </w:p>
        </w:tc>
      </w:tr>
      <w:tr w:rsidR="00E15DEA" w:rsidRPr="00431E16" w14:paraId="27D187B8" w14:textId="77777777" w:rsidTr="008C34D4">
        <w:trPr>
          <w:trHeight w:val="567"/>
        </w:trPr>
        <w:tc>
          <w:tcPr>
            <w:tcW w:w="709" w:type="dxa"/>
            <w:vAlign w:val="center"/>
          </w:tcPr>
          <w:p w14:paraId="01B7BF51" w14:textId="24A8553C" w:rsidR="00E15DEA" w:rsidRPr="00431E16" w:rsidRDefault="006E5812" w:rsidP="006E5812">
            <w:pPr>
              <w:spacing w:line="240" w:lineRule="exact"/>
              <w:jc w:val="center"/>
              <w:rPr>
                <w:sz w:val="24"/>
              </w:rPr>
            </w:pPr>
            <w:ins w:id="12" w:author="WINDOWS" w:date="2026-01-30T15:28:00Z">
              <w:r w:rsidRPr="006E5812">
                <w:rPr>
                  <w:sz w:val="24"/>
                </w:rPr>
                <w:t>${no}</w:t>
              </w:r>
            </w:ins>
          </w:p>
        </w:tc>
        <w:tc>
          <w:tcPr>
            <w:tcW w:w="3260" w:type="dxa"/>
            <w:vAlign w:val="center"/>
          </w:tcPr>
          <w:p w14:paraId="01332F7E" w14:textId="5622BB9F" w:rsidR="00E15DEA" w:rsidRPr="00431E16" w:rsidRDefault="006E5812" w:rsidP="006E5812">
            <w:pPr>
              <w:spacing w:line="240" w:lineRule="exact"/>
              <w:jc w:val="center"/>
              <w:rPr>
                <w:sz w:val="24"/>
              </w:rPr>
            </w:pPr>
            <w:ins w:id="13" w:author="WINDOWS" w:date="2026-01-30T15:28:00Z">
              <w:r w:rsidRPr="006E5812">
                <w:rPr>
                  <w:sz w:val="24"/>
                </w:rPr>
                <w:t>${</w:t>
              </w:r>
              <w:proofErr w:type="spellStart"/>
              <w:r w:rsidRPr="006E5812">
                <w:rPr>
                  <w:sz w:val="24"/>
                </w:rPr>
                <w:t>nama_siswa</w:t>
              </w:r>
              <w:proofErr w:type="spellEnd"/>
              <w:r w:rsidRPr="006E5812">
                <w:rPr>
                  <w:sz w:val="24"/>
                </w:rPr>
                <w:t>}</w:t>
              </w:r>
            </w:ins>
          </w:p>
        </w:tc>
        <w:tc>
          <w:tcPr>
            <w:tcW w:w="1418" w:type="dxa"/>
            <w:vAlign w:val="center"/>
          </w:tcPr>
          <w:p w14:paraId="23B19692" w14:textId="08EC9B81" w:rsidR="00E15DEA" w:rsidRPr="00431E16" w:rsidRDefault="006E5812" w:rsidP="006E5812">
            <w:pPr>
              <w:wordWrap w:val="0"/>
              <w:spacing w:line="240" w:lineRule="exact"/>
              <w:jc w:val="center"/>
              <w:rPr>
                <w:sz w:val="24"/>
              </w:rPr>
              <w:pPrChange w:id="14" w:author="WINDOWS" w:date="2026-01-30T15:28:00Z" w16du:dateUtc="2026-01-30T08:28:00Z">
                <w:pPr>
                  <w:wordWrap w:val="0"/>
                  <w:spacing w:line="240" w:lineRule="exact"/>
                  <w:jc w:val="right"/>
                </w:pPr>
              </w:pPrChange>
            </w:pPr>
            <w:ins w:id="15" w:author="WINDOWS" w:date="2026-01-30T15:28:00Z">
              <w:r w:rsidRPr="006E5812">
                <w:rPr>
                  <w:sz w:val="24"/>
                </w:rPr>
                <w:t>${</w:t>
              </w:r>
              <w:proofErr w:type="spellStart"/>
              <w:r w:rsidRPr="006E5812">
                <w:rPr>
                  <w:sz w:val="24"/>
                </w:rPr>
                <w:t>tgl_masuk</w:t>
              </w:r>
              <w:proofErr w:type="spellEnd"/>
              <w:r w:rsidRPr="006E5812">
                <w:rPr>
                  <w:sz w:val="24"/>
                </w:rPr>
                <w:t>}</w:t>
              </w:r>
            </w:ins>
            <w:del w:id="16" w:author="WINDOWS" w:date="2026-01-30T15:28:00Z" w16du:dateUtc="2026-01-30T08:28:00Z">
              <w:r w:rsidR="00E15DEA" w:rsidDel="006E5812">
                <w:rPr>
                  <w:rFonts w:hint="eastAsia"/>
                  <w:sz w:val="24"/>
                </w:rPr>
                <w:delText>/   /</w:delText>
              </w:r>
            </w:del>
          </w:p>
        </w:tc>
        <w:tc>
          <w:tcPr>
            <w:tcW w:w="4819" w:type="dxa"/>
            <w:vAlign w:val="center"/>
          </w:tcPr>
          <w:p w14:paraId="6EEA2670" w14:textId="77777777" w:rsidR="00E15DEA" w:rsidRPr="00431E16" w:rsidRDefault="00E15DEA" w:rsidP="006E5812">
            <w:pPr>
              <w:spacing w:line="240" w:lineRule="exact"/>
              <w:jc w:val="center"/>
              <w:rPr>
                <w:sz w:val="24"/>
              </w:rPr>
              <w:pPrChange w:id="17" w:author="WINDOWS" w:date="2026-01-30T15:28:00Z" w16du:dateUtc="2026-01-30T08:28:00Z">
                <w:pPr>
                  <w:spacing w:line="240" w:lineRule="exact"/>
                  <w:jc w:val="right"/>
                </w:pPr>
              </w:pPrChange>
            </w:pPr>
          </w:p>
        </w:tc>
      </w:tr>
    </w:tbl>
    <w:p w14:paraId="62970318" w14:textId="77777777" w:rsidR="004D1217" w:rsidRPr="00DD0CC6" w:rsidRDefault="004D1217" w:rsidP="00034A8A">
      <w:pPr>
        <w:spacing w:beforeLines="50" w:before="189" w:line="240" w:lineRule="exact"/>
        <w:rPr>
          <w:sz w:val="20"/>
        </w:rPr>
      </w:pPr>
      <w:r w:rsidRPr="00DD0CC6">
        <w:rPr>
          <w:rFonts w:hint="eastAsia"/>
          <w:sz w:val="20"/>
        </w:rPr>
        <w:t>（注意）</w:t>
      </w:r>
    </w:p>
    <w:p w14:paraId="565E9492" w14:textId="77777777" w:rsidR="004D1217" w:rsidRDefault="00546FFF" w:rsidP="00546FFF">
      <w:pPr>
        <w:spacing w:line="240" w:lineRule="exact"/>
        <w:ind w:leftChars="100" w:left="420" w:hangingChars="100" w:hanging="210"/>
        <w:rPr>
          <w:sz w:val="20"/>
          <w:szCs w:val="20"/>
        </w:rPr>
      </w:pPr>
      <w:r w:rsidRPr="00546FFF">
        <w:rPr>
          <w:rFonts w:hAnsi="HGMaruGothicMPRO" w:hint="eastAsia"/>
          <w:color w:val="000000"/>
        </w:rPr>
        <w:t>実習監理を行う実習実施者の管理簿</w:t>
      </w:r>
      <w:r>
        <w:rPr>
          <w:rFonts w:hAnsi="HGMaruGothicMPRO" w:hint="eastAsia"/>
          <w:color w:val="000000"/>
        </w:rPr>
        <w:t>及び</w:t>
      </w:r>
      <w:r w:rsidRPr="00546FFF">
        <w:rPr>
          <w:rFonts w:hAnsi="HGMaruGothicMPRO" w:hint="eastAsia"/>
          <w:color w:val="000000"/>
        </w:rPr>
        <w:t>実習監理に係る技能実習生の管理簿</w:t>
      </w:r>
      <w:r w:rsidR="004D1217" w:rsidRPr="007A56B3">
        <w:rPr>
          <w:rFonts w:hint="eastAsia"/>
          <w:sz w:val="20"/>
          <w:szCs w:val="20"/>
        </w:rPr>
        <w:t>と</w:t>
      </w:r>
      <w:r w:rsidR="004D1217">
        <w:rPr>
          <w:rFonts w:hint="eastAsia"/>
          <w:sz w:val="20"/>
          <w:szCs w:val="20"/>
        </w:rPr>
        <w:t>併せて</w:t>
      </w:r>
      <w:r w:rsidR="004D1217" w:rsidRPr="007A56B3">
        <w:rPr>
          <w:rFonts w:hint="eastAsia"/>
          <w:sz w:val="20"/>
          <w:szCs w:val="20"/>
        </w:rPr>
        <w:t>保存すること。</w:t>
      </w:r>
    </w:p>
    <w:p w14:paraId="0576919D" w14:textId="77777777" w:rsidR="00E15DEA" w:rsidRPr="004D1217" w:rsidRDefault="00E15DEA" w:rsidP="004D1217">
      <w:pPr>
        <w:spacing w:line="240" w:lineRule="exact"/>
        <w:jc w:val="left"/>
        <w:rPr>
          <w:sz w:val="24"/>
        </w:rPr>
      </w:pPr>
    </w:p>
    <w:sectPr w:rsidR="00E15DEA" w:rsidRPr="004D1217" w:rsidSect="00F83F83">
      <w:pgSz w:w="11906" w:h="16838" w:code="9"/>
      <w:pgMar w:top="851" w:right="851" w:bottom="851" w:left="851" w:header="851" w:footer="992" w:gutter="0"/>
      <w:cols w:space="425"/>
      <w:docGrid w:type="lines" w:linePitch="3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E004" w14:textId="77777777" w:rsidR="00695360" w:rsidRDefault="00695360" w:rsidP="00094CAA">
      <w:r>
        <w:separator/>
      </w:r>
    </w:p>
  </w:endnote>
  <w:endnote w:type="continuationSeparator" w:id="0">
    <w:p w14:paraId="44989198" w14:textId="77777777" w:rsidR="00695360" w:rsidRDefault="00695360" w:rsidP="000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MaruGothicMPRO">
    <w:altName w:val="HG丸ｺﾞｼｯｸM-PRO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C167" w14:textId="77777777" w:rsidR="00695360" w:rsidRDefault="00695360" w:rsidP="00094CAA">
      <w:r>
        <w:separator/>
      </w:r>
    </w:p>
  </w:footnote>
  <w:footnote w:type="continuationSeparator" w:id="0">
    <w:p w14:paraId="0AC1E1C5" w14:textId="77777777" w:rsidR="00695360" w:rsidRDefault="00695360" w:rsidP="00094CA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DOWS">
    <w15:presenceInfo w15:providerId="None" w15:userId="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40"/>
  <w:drawingGridHorizontalSpacing w:val="120"/>
  <w:drawingGridVerticalSpacing w:val="18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5A1"/>
    <w:rsid w:val="00004F78"/>
    <w:rsid w:val="0001223F"/>
    <w:rsid w:val="00022CBB"/>
    <w:rsid w:val="0003047E"/>
    <w:rsid w:val="000318B2"/>
    <w:rsid w:val="00034A8A"/>
    <w:rsid w:val="00041C62"/>
    <w:rsid w:val="000440F7"/>
    <w:rsid w:val="0005789C"/>
    <w:rsid w:val="00063698"/>
    <w:rsid w:val="0006476D"/>
    <w:rsid w:val="00082704"/>
    <w:rsid w:val="00094CAA"/>
    <w:rsid w:val="00096454"/>
    <w:rsid w:val="000A2F06"/>
    <w:rsid w:val="000A5E23"/>
    <w:rsid w:val="000A6524"/>
    <w:rsid w:val="000A76BD"/>
    <w:rsid w:val="000A7D53"/>
    <w:rsid w:val="000B1E3A"/>
    <w:rsid w:val="000D2C14"/>
    <w:rsid w:val="000D41A7"/>
    <w:rsid w:val="000E2C8C"/>
    <w:rsid w:val="000F3486"/>
    <w:rsid w:val="001056E7"/>
    <w:rsid w:val="00110981"/>
    <w:rsid w:val="00147552"/>
    <w:rsid w:val="0015168D"/>
    <w:rsid w:val="00152083"/>
    <w:rsid w:val="0015224A"/>
    <w:rsid w:val="001563C4"/>
    <w:rsid w:val="00163612"/>
    <w:rsid w:val="00163D98"/>
    <w:rsid w:val="00164B5E"/>
    <w:rsid w:val="00166567"/>
    <w:rsid w:val="00172E28"/>
    <w:rsid w:val="001971C0"/>
    <w:rsid w:val="001A0EEE"/>
    <w:rsid w:val="001B0C20"/>
    <w:rsid w:val="001B2DD0"/>
    <w:rsid w:val="001B4635"/>
    <w:rsid w:val="001B4E9D"/>
    <w:rsid w:val="001B613D"/>
    <w:rsid w:val="001B78C7"/>
    <w:rsid w:val="001D7844"/>
    <w:rsid w:val="001F2C12"/>
    <w:rsid w:val="002009DF"/>
    <w:rsid w:val="00201DB3"/>
    <w:rsid w:val="002104C7"/>
    <w:rsid w:val="002164B3"/>
    <w:rsid w:val="002179D3"/>
    <w:rsid w:val="002327AE"/>
    <w:rsid w:val="002444EF"/>
    <w:rsid w:val="00247E7A"/>
    <w:rsid w:val="002502A6"/>
    <w:rsid w:val="002579CA"/>
    <w:rsid w:val="00272054"/>
    <w:rsid w:val="00283261"/>
    <w:rsid w:val="0029728F"/>
    <w:rsid w:val="002A20D8"/>
    <w:rsid w:val="002C19CF"/>
    <w:rsid w:val="002C643F"/>
    <w:rsid w:val="002E1E20"/>
    <w:rsid w:val="002F76D9"/>
    <w:rsid w:val="00302566"/>
    <w:rsid w:val="00306995"/>
    <w:rsid w:val="003141C9"/>
    <w:rsid w:val="00316A7A"/>
    <w:rsid w:val="003239AC"/>
    <w:rsid w:val="00327868"/>
    <w:rsid w:val="00332237"/>
    <w:rsid w:val="003448BB"/>
    <w:rsid w:val="00346390"/>
    <w:rsid w:val="003512B2"/>
    <w:rsid w:val="00355551"/>
    <w:rsid w:val="00364B84"/>
    <w:rsid w:val="00365F10"/>
    <w:rsid w:val="00375198"/>
    <w:rsid w:val="00382F56"/>
    <w:rsid w:val="00387CCE"/>
    <w:rsid w:val="003979A9"/>
    <w:rsid w:val="003A3FB0"/>
    <w:rsid w:val="003B3491"/>
    <w:rsid w:val="003B5D73"/>
    <w:rsid w:val="003C6539"/>
    <w:rsid w:val="003D257A"/>
    <w:rsid w:val="003E72F3"/>
    <w:rsid w:val="004000F8"/>
    <w:rsid w:val="00400303"/>
    <w:rsid w:val="00400363"/>
    <w:rsid w:val="00410F61"/>
    <w:rsid w:val="00417647"/>
    <w:rsid w:val="004205FC"/>
    <w:rsid w:val="00422A0C"/>
    <w:rsid w:val="00427EE6"/>
    <w:rsid w:val="0043152F"/>
    <w:rsid w:val="004318DB"/>
    <w:rsid w:val="00431E16"/>
    <w:rsid w:val="0043489E"/>
    <w:rsid w:val="004411EC"/>
    <w:rsid w:val="00462BCC"/>
    <w:rsid w:val="0048178A"/>
    <w:rsid w:val="00491136"/>
    <w:rsid w:val="00491974"/>
    <w:rsid w:val="00494A2D"/>
    <w:rsid w:val="004A76CC"/>
    <w:rsid w:val="004D1217"/>
    <w:rsid w:val="004D5B73"/>
    <w:rsid w:val="004D6082"/>
    <w:rsid w:val="004E04D1"/>
    <w:rsid w:val="004F6720"/>
    <w:rsid w:val="00505155"/>
    <w:rsid w:val="005054D7"/>
    <w:rsid w:val="005078C7"/>
    <w:rsid w:val="005125A3"/>
    <w:rsid w:val="0051397E"/>
    <w:rsid w:val="005201D0"/>
    <w:rsid w:val="00525493"/>
    <w:rsid w:val="00535636"/>
    <w:rsid w:val="00540EEE"/>
    <w:rsid w:val="00546FFF"/>
    <w:rsid w:val="0055150E"/>
    <w:rsid w:val="005553C4"/>
    <w:rsid w:val="00574379"/>
    <w:rsid w:val="005764FD"/>
    <w:rsid w:val="00586D7E"/>
    <w:rsid w:val="005917E9"/>
    <w:rsid w:val="005B77D9"/>
    <w:rsid w:val="005C12C8"/>
    <w:rsid w:val="005C488A"/>
    <w:rsid w:val="005C555B"/>
    <w:rsid w:val="005D00E0"/>
    <w:rsid w:val="005D5812"/>
    <w:rsid w:val="005F1590"/>
    <w:rsid w:val="005F6E5C"/>
    <w:rsid w:val="00606556"/>
    <w:rsid w:val="00612513"/>
    <w:rsid w:val="00627AF5"/>
    <w:rsid w:val="006453FB"/>
    <w:rsid w:val="00651006"/>
    <w:rsid w:val="006607AD"/>
    <w:rsid w:val="006651B5"/>
    <w:rsid w:val="006828E7"/>
    <w:rsid w:val="00686E00"/>
    <w:rsid w:val="00695360"/>
    <w:rsid w:val="006A0EB9"/>
    <w:rsid w:val="006A2989"/>
    <w:rsid w:val="006A3DF7"/>
    <w:rsid w:val="006A7333"/>
    <w:rsid w:val="006B2C4B"/>
    <w:rsid w:val="006B4A42"/>
    <w:rsid w:val="006B4E59"/>
    <w:rsid w:val="006B5E03"/>
    <w:rsid w:val="006C1461"/>
    <w:rsid w:val="006D0868"/>
    <w:rsid w:val="006D39E2"/>
    <w:rsid w:val="006E3FE2"/>
    <w:rsid w:val="006E5549"/>
    <w:rsid w:val="006E5812"/>
    <w:rsid w:val="006F48E3"/>
    <w:rsid w:val="006F4C09"/>
    <w:rsid w:val="006F4EEB"/>
    <w:rsid w:val="007041CC"/>
    <w:rsid w:val="00705052"/>
    <w:rsid w:val="00722481"/>
    <w:rsid w:val="007225FA"/>
    <w:rsid w:val="007467A8"/>
    <w:rsid w:val="00747C77"/>
    <w:rsid w:val="0076629F"/>
    <w:rsid w:val="00772B69"/>
    <w:rsid w:val="007800AE"/>
    <w:rsid w:val="0078178C"/>
    <w:rsid w:val="00783FD4"/>
    <w:rsid w:val="0078536A"/>
    <w:rsid w:val="007923AB"/>
    <w:rsid w:val="00792BA9"/>
    <w:rsid w:val="00794986"/>
    <w:rsid w:val="00797080"/>
    <w:rsid w:val="007A0792"/>
    <w:rsid w:val="007A23F8"/>
    <w:rsid w:val="007A250B"/>
    <w:rsid w:val="007A3E2A"/>
    <w:rsid w:val="007A5F76"/>
    <w:rsid w:val="007B15A1"/>
    <w:rsid w:val="007B19E7"/>
    <w:rsid w:val="007C08A7"/>
    <w:rsid w:val="007C3A0C"/>
    <w:rsid w:val="007E1617"/>
    <w:rsid w:val="007E7499"/>
    <w:rsid w:val="007F420E"/>
    <w:rsid w:val="007F6BFB"/>
    <w:rsid w:val="0080024B"/>
    <w:rsid w:val="0080508F"/>
    <w:rsid w:val="00810190"/>
    <w:rsid w:val="008140BC"/>
    <w:rsid w:val="0082035E"/>
    <w:rsid w:val="008240A1"/>
    <w:rsid w:val="0082541A"/>
    <w:rsid w:val="0083558A"/>
    <w:rsid w:val="00840B45"/>
    <w:rsid w:val="008434D5"/>
    <w:rsid w:val="00855174"/>
    <w:rsid w:val="00856D69"/>
    <w:rsid w:val="0086162D"/>
    <w:rsid w:val="00861B61"/>
    <w:rsid w:val="00866EA1"/>
    <w:rsid w:val="00867959"/>
    <w:rsid w:val="008746E6"/>
    <w:rsid w:val="00875CA2"/>
    <w:rsid w:val="008844BE"/>
    <w:rsid w:val="008A1733"/>
    <w:rsid w:val="008C34D4"/>
    <w:rsid w:val="008D3F11"/>
    <w:rsid w:val="008D587A"/>
    <w:rsid w:val="008D5AC9"/>
    <w:rsid w:val="008E15BA"/>
    <w:rsid w:val="008F4EE4"/>
    <w:rsid w:val="00900179"/>
    <w:rsid w:val="00914737"/>
    <w:rsid w:val="00914786"/>
    <w:rsid w:val="00920C8A"/>
    <w:rsid w:val="00921797"/>
    <w:rsid w:val="00926940"/>
    <w:rsid w:val="00933959"/>
    <w:rsid w:val="00941F07"/>
    <w:rsid w:val="00944345"/>
    <w:rsid w:val="00950D6F"/>
    <w:rsid w:val="009717A5"/>
    <w:rsid w:val="009723EE"/>
    <w:rsid w:val="009946A7"/>
    <w:rsid w:val="00995914"/>
    <w:rsid w:val="00997C44"/>
    <w:rsid w:val="009A6614"/>
    <w:rsid w:val="009A7507"/>
    <w:rsid w:val="009B3BCF"/>
    <w:rsid w:val="009C02FF"/>
    <w:rsid w:val="009C5ED6"/>
    <w:rsid w:val="009F36A8"/>
    <w:rsid w:val="00A02DC7"/>
    <w:rsid w:val="00A11F4F"/>
    <w:rsid w:val="00A144EF"/>
    <w:rsid w:val="00A1576E"/>
    <w:rsid w:val="00A1707E"/>
    <w:rsid w:val="00A321F8"/>
    <w:rsid w:val="00A40175"/>
    <w:rsid w:val="00A42EFE"/>
    <w:rsid w:val="00A450CC"/>
    <w:rsid w:val="00A55600"/>
    <w:rsid w:val="00A56B35"/>
    <w:rsid w:val="00A57856"/>
    <w:rsid w:val="00A75D86"/>
    <w:rsid w:val="00A82091"/>
    <w:rsid w:val="00A83217"/>
    <w:rsid w:val="00A9738C"/>
    <w:rsid w:val="00AA06CA"/>
    <w:rsid w:val="00AA3125"/>
    <w:rsid w:val="00AA4D6C"/>
    <w:rsid w:val="00AC677C"/>
    <w:rsid w:val="00AD3AE4"/>
    <w:rsid w:val="00AD3F77"/>
    <w:rsid w:val="00AD6604"/>
    <w:rsid w:val="00AE36BC"/>
    <w:rsid w:val="00AF14A3"/>
    <w:rsid w:val="00AF67B8"/>
    <w:rsid w:val="00B0449B"/>
    <w:rsid w:val="00B105D9"/>
    <w:rsid w:val="00B14EA8"/>
    <w:rsid w:val="00B20288"/>
    <w:rsid w:val="00B21FA9"/>
    <w:rsid w:val="00B32D7A"/>
    <w:rsid w:val="00B334B8"/>
    <w:rsid w:val="00B36F40"/>
    <w:rsid w:val="00B4488F"/>
    <w:rsid w:val="00B45A89"/>
    <w:rsid w:val="00B50A9F"/>
    <w:rsid w:val="00B637F7"/>
    <w:rsid w:val="00B65E05"/>
    <w:rsid w:val="00B67107"/>
    <w:rsid w:val="00B701BD"/>
    <w:rsid w:val="00B87AD2"/>
    <w:rsid w:val="00B92F9E"/>
    <w:rsid w:val="00B97010"/>
    <w:rsid w:val="00BB46C1"/>
    <w:rsid w:val="00BB64EB"/>
    <w:rsid w:val="00BB78C3"/>
    <w:rsid w:val="00BC2074"/>
    <w:rsid w:val="00BC6E23"/>
    <w:rsid w:val="00BD5B2B"/>
    <w:rsid w:val="00BD6026"/>
    <w:rsid w:val="00BF0C2C"/>
    <w:rsid w:val="00BF459F"/>
    <w:rsid w:val="00C12265"/>
    <w:rsid w:val="00C15C9A"/>
    <w:rsid w:val="00C15CD6"/>
    <w:rsid w:val="00C15DC4"/>
    <w:rsid w:val="00C21A2B"/>
    <w:rsid w:val="00C253A1"/>
    <w:rsid w:val="00C4510F"/>
    <w:rsid w:val="00C52692"/>
    <w:rsid w:val="00C530E5"/>
    <w:rsid w:val="00C55AB7"/>
    <w:rsid w:val="00C56859"/>
    <w:rsid w:val="00C62316"/>
    <w:rsid w:val="00C63909"/>
    <w:rsid w:val="00C87B4C"/>
    <w:rsid w:val="00C934EC"/>
    <w:rsid w:val="00CA3316"/>
    <w:rsid w:val="00CB24BB"/>
    <w:rsid w:val="00CB2BD0"/>
    <w:rsid w:val="00CD27E1"/>
    <w:rsid w:val="00CE3F3D"/>
    <w:rsid w:val="00CF5768"/>
    <w:rsid w:val="00CF5C2A"/>
    <w:rsid w:val="00CF7C99"/>
    <w:rsid w:val="00D03CC6"/>
    <w:rsid w:val="00D32649"/>
    <w:rsid w:val="00D35789"/>
    <w:rsid w:val="00D42F93"/>
    <w:rsid w:val="00D443A9"/>
    <w:rsid w:val="00D45A4A"/>
    <w:rsid w:val="00D46680"/>
    <w:rsid w:val="00D62114"/>
    <w:rsid w:val="00D63342"/>
    <w:rsid w:val="00D75A77"/>
    <w:rsid w:val="00D84EB0"/>
    <w:rsid w:val="00D90DDD"/>
    <w:rsid w:val="00DA0394"/>
    <w:rsid w:val="00DA22AF"/>
    <w:rsid w:val="00DA29FD"/>
    <w:rsid w:val="00DA7D5F"/>
    <w:rsid w:val="00DB27CE"/>
    <w:rsid w:val="00DC59CE"/>
    <w:rsid w:val="00DD0CC6"/>
    <w:rsid w:val="00DE0178"/>
    <w:rsid w:val="00DF160C"/>
    <w:rsid w:val="00DF6283"/>
    <w:rsid w:val="00E0018F"/>
    <w:rsid w:val="00E03DD4"/>
    <w:rsid w:val="00E0709F"/>
    <w:rsid w:val="00E155FE"/>
    <w:rsid w:val="00E15DEA"/>
    <w:rsid w:val="00E248CE"/>
    <w:rsid w:val="00E258D6"/>
    <w:rsid w:val="00E334A7"/>
    <w:rsid w:val="00E50D75"/>
    <w:rsid w:val="00E55454"/>
    <w:rsid w:val="00E62C83"/>
    <w:rsid w:val="00E62FD4"/>
    <w:rsid w:val="00E633CA"/>
    <w:rsid w:val="00E63EED"/>
    <w:rsid w:val="00E70F62"/>
    <w:rsid w:val="00E77B38"/>
    <w:rsid w:val="00E80E8B"/>
    <w:rsid w:val="00E84B6D"/>
    <w:rsid w:val="00EA09C3"/>
    <w:rsid w:val="00EA2FBD"/>
    <w:rsid w:val="00EA6E97"/>
    <w:rsid w:val="00EB1D93"/>
    <w:rsid w:val="00EB2D99"/>
    <w:rsid w:val="00EC507C"/>
    <w:rsid w:val="00EC5E58"/>
    <w:rsid w:val="00ED0F78"/>
    <w:rsid w:val="00EE1FB3"/>
    <w:rsid w:val="00EE715E"/>
    <w:rsid w:val="00EF07FD"/>
    <w:rsid w:val="00F0015A"/>
    <w:rsid w:val="00F00769"/>
    <w:rsid w:val="00F07685"/>
    <w:rsid w:val="00F07AB9"/>
    <w:rsid w:val="00F261AD"/>
    <w:rsid w:val="00F36B79"/>
    <w:rsid w:val="00F37300"/>
    <w:rsid w:val="00F40989"/>
    <w:rsid w:val="00F55D7B"/>
    <w:rsid w:val="00F57D56"/>
    <w:rsid w:val="00F717AC"/>
    <w:rsid w:val="00F76F19"/>
    <w:rsid w:val="00F812A3"/>
    <w:rsid w:val="00F83F83"/>
    <w:rsid w:val="00F8511F"/>
    <w:rsid w:val="00FA1131"/>
    <w:rsid w:val="00FA22B1"/>
    <w:rsid w:val="00FB0561"/>
    <w:rsid w:val="00FB539B"/>
    <w:rsid w:val="00FB5DB6"/>
    <w:rsid w:val="00FC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03B641"/>
  <w15:docId w15:val="{E2E33588-3B7F-45F8-9917-0D7B706C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5174"/>
    <w:pPr>
      <w:widowControl w:val="0"/>
      <w:jc w:val="both"/>
    </w:pPr>
    <w:rPr>
      <w:rFonts w:ascii="MS Mincho" w:hAnsi="Arial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62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72054"/>
    <w:rPr>
      <w:rFonts w:ascii="Arial" w:eastAsia="MS Gothic"/>
      <w:sz w:val="18"/>
      <w:szCs w:val="18"/>
    </w:rPr>
  </w:style>
  <w:style w:type="paragraph" w:styleId="NormalWeb">
    <w:name w:val="Normal (Web)"/>
    <w:basedOn w:val="Normal"/>
    <w:rsid w:val="00B20288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paragraph" w:styleId="Header">
    <w:name w:val="header"/>
    <w:basedOn w:val="Normal"/>
    <w:link w:val="Head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094CAA"/>
    <w:rPr>
      <w:rFonts w:ascii="MS Mincho" w:hAnsi="Arial"/>
      <w:kern w:val="2"/>
      <w:sz w:val="21"/>
      <w:szCs w:val="24"/>
    </w:rPr>
  </w:style>
  <w:style w:type="paragraph" w:styleId="Footer">
    <w:name w:val="footer"/>
    <w:basedOn w:val="Normal"/>
    <w:link w:val="Foot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4CAA"/>
    <w:rPr>
      <w:rFonts w:ascii="MS Mincho" w:hAnsi="Arial"/>
      <w:kern w:val="2"/>
      <w:sz w:val="21"/>
      <w:szCs w:val="24"/>
    </w:rPr>
  </w:style>
  <w:style w:type="paragraph" w:styleId="NoteHeading">
    <w:name w:val="Note Heading"/>
    <w:basedOn w:val="Normal"/>
    <w:next w:val="Normal"/>
    <w:link w:val="NoteHeadingChar"/>
    <w:rsid w:val="00E155FE"/>
    <w:pPr>
      <w:jc w:val="center"/>
    </w:pPr>
    <w:rPr>
      <w:sz w:val="22"/>
      <w:szCs w:val="28"/>
    </w:rPr>
  </w:style>
  <w:style w:type="character" w:customStyle="1" w:styleId="NoteHeadingChar">
    <w:name w:val="Note Heading Char"/>
    <w:link w:val="NoteHeading"/>
    <w:rsid w:val="00E155FE"/>
    <w:rPr>
      <w:rFonts w:ascii="MS Mincho" w:hAnsi="Arial"/>
      <w:kern w:val="2"/>
      <w:sz w:val="22"/>
      <w:szCs w:val="28"/>
    </w:rPr>
  </w:style>
  <w:style w:type="paragraph" w:styleId="Closing">
    <w:name w:val="Closing"/>
    <w:basedOn w:val="Normal"/>
    <w:link w:val="ClosingChar"/>
    <w:rsid w:val="00E155FE"/>
    <w:pPr>
      <w:jc w:val="right"/>
    </w:pPr>
    <w:rPr>
      <w:sz w:val="22"/>
      <w:szCs w:val="28"/>
    </w:rPr>
  </w:style>
  <w:style w:type="character" w:customStyle="1" w:styleId="ClosingChar">
    <w:name w:val="Closing Char"/>
    <w:link w:val="Closing"/>
    <w:rsid w:val="00E155FE"/>
    <w:rPr>
      <w:rFonts w:ascii="MS Mincho" w:hAnsi="Arial"/>
      <w:kern w:val="2"/>
      <w:sz w:val="22"/>
      <w:szCs w:val="28"/>
    </w:rPr>
  </w:style>
  <w:style w:type="character" w:styleId="CommentReference">
    <w:name w:val="annotation reference"/>
    <w:rsid w:val="009A6614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6614"/>
    <w:pPr>
      <w:jc w:val="left"/>
    </w:pPr>
  </w:style>
  <w:style w:type="character" w:customStyle="1" w:styleId="CommentTextChar">
    <w:name w:val="Comment Text Char"/>
    <w:link w:val="CommentText"/>
    <w:rsid w:val="009A6614"/>
    <w:rPr>
      <w:rFonts w:ascii="MS Mincho" w:hAnsi="Arial"/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A6614"/>
    <w:rPr>
      <w:b/>
      <w:bCs/>
    </w:rPr>
  </w:style>
  <w:style w:type="character" w:customStyle="1" w:styleId="CommentSubjectChar">
    <w:name w:val="Comment Subject Char"/>
    <w:link w:val="CommentSubject"/>
    <w:rsid w:val="009A6614"/>
    <w:rPr>
      <w:rFonts w:ascii="MS Mincho" w:hAnsi="Arial"/>
      <w:b/>
      <w:bCs/>
      <w:kern w:val="2"/>
      <w:sz w:val="21"/>
      <w:szCs w:val="24"/>
    </w:rPr>
  </w:style>
  <w:style w:type="paragraph" w:customStyle="1" w:styleId="a">
    <w:name w:val="標準(太郎文書スタイル)"/>
    <w:uiPriority w:val="99"/>
    <w:rsid w:val="0006476D"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 w:cs="MS Mincho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7A0792"/>
    <w:rPr>
      <w:rFonts w:ascii="MS Mincho" w:hAnsi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734E2-6268-477D-A7CF-0E6690E09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様式第一（第一条関係）</vt:lpstr>
      <vt:lpstr>様式第一（第一条関係）</vt:lpstr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</cp:lastModifiedBy>
  <cp:revision>4</cp:revision>
  <dcterms:created xsi:type="dcterms:W3CDTF">2026-01-30T07:21:00Z</dcterms:created>
  <dcterms:modified xsi:type="dcterms:W3CDTF">2026-01-30T08:28:00Z</dcterms:modified>
</cp:coreProperties>
</file>